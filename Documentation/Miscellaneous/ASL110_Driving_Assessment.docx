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C25077" w14:textId="77777777" w:rsidR="000C3835" w:rsidRDefault="009C4234" w:rsidP="009C4234">
      <w:pPr>
        <w:pStyle w:val="Title"/>
        <w:rPr>
          <w:sz w:val="48"/>
          <w:szCs w:val="48"/>
        </w:rPr>
      </w:pPr>
      <w:r w:rsidRPr="004B3718">
        <w:rPr>
          <w:sz w:val="48"/>
          <w:szCs w:val="48"/>
        </w:rPr>
        <w:t>ASL110 Head Ar</w:t>
      </w:r>
      <w:r w:rsidR="004B3718">
        <w:rPr>
          <w:sz w:val="48"/>
          <w:szCs w:val="48"/>
        </w:rPr>
        <w:t>ray driving commands assessment</w:t>
      </w:r>
    </w:p>
    <w:p w14:paraId="4195A9B7" w14:textId="77777777" w:rsidR="004B3718" w:rsidRPr="004B3718" w:rsidRDefault="004B3718" w:rsidP="004B3718"/>
    <w:p w14:paraId="259CAC12" w14:textId="77777777" w:rsidR="009C4234" w:rsidRDefault="009C4234" w:rsidP="009C4234">
      <w:r>
        <w:t xml:space="preserve">By: G. Chopcinski </w:t>
      </w:r>
      <w:r w:rsidR="00C66BBA">
        <w:t>and</w:t>
      </w:r>
      <w:r>
        <w:t xml:space="preserve"> Trevor </w:t>
      </w:r>
      <w:proofErr w:type="spellStart"/>
      <w:r>
        <w:t>Parsh</w:t>
      </w:r>
      <w:proofErr w:type="spellEnd"/>
      <w:r>
        <w:tab/>
      </w:r>
      <w:r>
        <w:tab/>
      </w:r>
      <w:r>
        <w:tab/>
      </w:r>
      <w:r>
        <w:tab/>
      </w:r>
      <w:r>
        <w:tab/>
      </w:r>
      <w:r>
        <w:tab/>
        <w:t>Date: 20-Dec-2019</w:t>
      </w:r>
    </w:p>
    <w:p w14:paraId="0681F92C" w14:textId="77777777" w:rsidR="009C4234" w:rsidRDefault="009C4234" w:rsidP="009C4234">
      <w:pPr>
        <w:pStyle w:val="Heading1"/>
      </w:pPr>
      <w:r>
        <w:t>Introduction</w:t>
      </w:r>
    </w:p>
    <w:p w14:paraId="4340BD2A" w14:textId="77777777" w:rsidR="009C4234" w:rsidRDefault="009C4234" w:rsidP="009C4234">
      <w:r>
        <w:t>The ASL110 Head Array is a standard 3-pad driver apparatus designed to control the features of a Power Wheel Chair such as the Invacare TDX-SP2 using LiNX Electronics. The ASL110 features both Digital Demands and Proportional Demands.</w:t>
      </w:r>
    </w:p>
    <w:p w14:paraId="25A5C63B" w14:textId="77777777" w:rsidR="009C4234" w:rsidRDefault="009C4234" w:rsidP="009C4234">
      <w:pPr>
        <w:pStyle w:val="Heading1"/>
      </w:pPr>
      <w:r>
        <w:t>Driving Issue</w:t>
      </w:r>
    </w:p>
    <w:p w14:paraId="63B29455" w14:textId="77777777" w:rsidR="009C4234" w:rsidRDefault="009C4234" w:rsidP="009C4234">
      <w:r>
        <w:t>The ASL110 has a tendency to drive veering to the right when only a forward demand is requested. The advantage of the ASL110 Head Array is that the Left, Center and Right pads can be activated entirely separately meaning that one pad and only may be activated at a time; a joystick does not have that exclusivity demand feature.</w:t>
      </w:r>
    </w:p>
    <w:p w14:paraId="54F164FB" w14:textId="77777777" w:rsidR="007804F4" w:rsidRDefault="007804F4" w:rsidP="009C4234">
      <w:r>
        <w:t>This document intends to identify the root-cause of the “bad” driving behavior.</w:t>
      </w:r>
    </w:p>
    <w:p w14:paraId="4BBBE4CC" w14:textId="77777777" w:rsidR="009C4234" w:rsidRDefault="009C4234" w:rsidP="009C4234">
      <w:pPr>
        <w:pStyle w:val="Heading1"/>
      </w:pPr>
      <w:r>
        <w:t>Investigation</w:t>
      </w:r>
      <w:r w:rsidR="007804F4">
        <w:t xml:space="preserve"> Bottom Line</w:t>
      </w:r>
    </w:p>
    <w:p w14:paraId="02454A5E" w14:textId="77777777" w:rsidR="007804F4" w:rsidRDefault="007804F4" w:rsidP="007804F4">
      <w:pPr>
        <w:pStyle w:val="ListParagraph"/>
        <w:numPr>
          <w:ilvl w:val="0"/>
          <w:numId w:val="1"/>
        </w:numPr>
      </w:pPr>
      <w:r>
        <w:t>The Reference Voltage at Pin 3 of the 9-Pin connector, when plugged into the Input Module, is being pulled-down by 113 milli-volts.</w:t>
      </w:r>
    </w:p>
    <w:p w14:paraId="3742ACF9" w14:textId="77777777" w:rsidR="007804F4" w:rsidRDefault="007804F4" w:rsidP="007804F4">
      <w:pPr>
        <w:pStyle w:val="ListParagraph"/>
        <w:numPr>
          <w:ilvl w:val="0"/>
          <w:numId w:val="1"/>
        </w:numPr>
      </w:pPr>
      <w:r>
        <w:t xml:space="preserve">There is a signal being introduced in the opposite </w:t>
      </w:r>
      <w:r w:rsidR="00C66BBA">
        <w:t>demand-pin of 5.13%</w:t>
      </w:r>
      <w:del w:id="0" w:author="Trevor Parsh" w:date="2019-12-21T07:22:00Z">
        <w:r w:rsidR="00C66BBA" w:rsidDel="00BE2EEF">
          <w:delText xml:space="preserve"> </w:delText>
        </w:r>
      </w:del>
      <w:r>
        <w:t xml:space="preserve"> by the LiNX system.</w:t>
      </w:r>
    </w:p>
    <w:p w14:paraId="13F2A879" w14:textId="77777777" w:rsidR="007804F4" w:rsidRDefault="007804F4" w:rsidP="007804F4">
      <w:r>
        <w:t>Conclusion: The LiNX system is causing the veering of the head array.</w:t>
      </w:r>
      <w:r w:rsidR="00C66BBA">
        <w:t xml:space="preserve"> We can minimize the effects, but I don’t think we can totally eliminate them without better c</w:t>
      </w:r>
      <w:r w:rsidR="00B9195C">
        <w:t>ontrol of the Reference Voltage and help by DCL.</w:t>
      </w:r>
    </w:p>
    <w:p w14:paraId="5F35F688" w14:textId="77777777" w:rsidR="00C66BBA" w:rsidRDefault="00C66BBA" w:rsidP="007804F4">
      <w:r>
        <w:t>Editorial: The LiNX Input System should not be causing items 1 and 2 and those need to be addressed by DCL.</w:t>
      </w:r>
    </w:p>
    <w:p w14:paraId="343FB1AC" w14:textId="77777777" w:rsidR="007804F4" w:rsidRPr="007804F4" w:rsidRDefault="007804F4" w:rsidP="007804F4">
      <w:pPr>
        <w:pStyle w:val="Heading1"/>
      </w:pPr>
      <w:r>
        <w:t>Investigation Details</w:t>
      </w:r>
    </w:p>
    <w:p w14:paraId="0A8FED67" w14:textId="77777777" w:rsidR="009C4234" w:rsidRDefault="009C4234" w:rsidP="009C4234">
      <w:r>
        <w:t>Testing was performed on a prototype ASL110 Head Array wi</w:t>
      </w:r>
      <w:r w:rsidR="001D7167">
        <w:t>th Rev 3 board and version 0.2.2</w:t>
      </w:r>
      <w:r>
        <w:t xml:space="preserve"> firmware.</w:t>
      </w:r>
    </w:p>
    <w:p w14:paraId="4E933AB2" w14:textId="77777777" w:rsidR="001A31C6" w:rsidRDefault="001A31C6" w:rsidP="001A31C6">
      <w:pPr>
        <w:pStyle w:val="Heading2"/>
      </w:pPr>
      <w:r>
        <w:t>Issue 1: Pin 3 Loading</w:t>
      </w:r>
    </w:p>
    <w:p w14:paraId="013F93F0" w14:textId="6B2C42DB" w:rsidR="00F22C56" w:rsidRDefault="001D7167" w:rsidP="009C4234">
      <w:r>
        <w:t>One of the issues is the inconsistent Pin 3 Reference Voltage. The range of the voltage supplied by the Input Module is 11.6 volts to 12.4 volts, according to the LiNX Input Module documentation</w:t>
      </w:r>
      <w:r w:rsidR="00F22C56">
        <w:t>; we’ll call this “LiNX Supplied Voltage”</w:t>
      </w:r>
      <w:r>
        <w:t>. The circuit on the ASL110 is designed to use a voltage divider to reduce th</w:t>
      </w:r>
      <w:r w:rsidR="00F22C56">
        <w:t>e LiNX Supplied Voltage</w:t>
      </w:r>
      <w:r>
        <w:t xml:space="preserve"> by 50% and supply it to Pin 3 as the Reference Voltage. </w:t>
      </w:r>
      <w:r w:rsidR="00F22C56">
        <w:t xml:space="preserve">The </w:t>
      </w:r>
      <w:r w:rsidR="001E2FB1">
        <w:t xml:space="preserve">ASL110 </w:t>
      </w:r>
      <w:r w:rsidR="00F22C56">
        <w:t xml:space="preserve">circuit also uses the LiNX Supplied Voltage as the </w:t>
      </w:r>
      <w:proofErr w:type="spellStart"/>
      <w:r w:rsidR="00F22C56">
        <w:t>Vcc</w:t>
      </w:r>
      <w:proofErr w:type="spellEnd"/>
      <w:r w:rsidR="00F22C56">
        <w:t xml:space="preserve"> and </w:t>
      </w:r>
      <w:proofErr w:type="spellStart"/>
      <w:r w:rsidR="00F22C56">
        <w:t>Vref</w:t>
      </w:r>
      <w:proofErr w:type="spellEnd"/>
      <w:r w:rsidR="00F22C56">
        <w:t xml:space="preserve"> supply to the Digital-To-Analog </w:t>
      </w:r>
      <w:r w:rsidR="001E2FB1">
        <w:t xml:space="preserve">Converters </w:t>
      </w:r>
      <w:r w:rsidR="00F22C56">
        <w:t>(DAC’s)</w:t>
      </w:r>
      <w:ins w:id="1" w:author="Trevor Parsh" w:date="2019-12-21T07:08:00Z">
        <w:r w:rsidR="00233BDC">
          <w:t xml:space="preserve"> through IC1</w:t>
        </w:r>
      </w:ins>
      <w:r w:rsidR="00F22C56">
        <w:t xml:space="preserve"> which drive the Proportional </w:t>
      </w:r>
      <w:r w:rsidR="001E2FB1">
        <w:t>(</w:t>
      </w:r>
      <w:r w:rsidR="00F22C56">
        <w:t>Joystick</w:t>
      </w:r>
      <w:r w:rsidR="001E2FB1">
        <w:t>)</w:t>
      </w:r>
      <w:r w:rsidR="00F22C56">
        <w:t xml:space="preserve"> signals at Pins 1 and 2.</w:t>
      </w:r>
    </w:p>
    <w:p w14:paraId="7F1B066C" w14:textId="19B05166" w:rsidR="001D7167" w:rsidRDefault="001D7167" w:rsidP="009C4234">
      <w:r>
        <w:t xml:space="preserve">We discovered that the voltage across IC1 on the ASL110 Board drops a nominal 1.3 volts across but that voltage varies based upon the </w:t>
      </w:r>
      <w:r w:rsidR="00F22C56">
        <w:t>LiNX Supplied Voltage</w:t>
      </w:r>
      <w:r>
        <w:t>.</w:t>
      </w:r>
      <w:r w:rsidR="00F22C56">
        <w:t xml:space="preserve"> We reduced any negative influence of this device</w:t>
      </w:r>
      <w:del w:id="2" w:author="Trevor Parsh" w:date="2019-12-21T07:08:00Z">
        <w:r w:rsidR="00F22C56" w:rsidDel="00233BDC">
          <w:delText>.</w:delText>
        </w:r>
      </w:del>
      <w:r w:rsidR="00F22C56">
        <w:t xml:space="preserve"> </w:t>
      </w:r>
      <w:del w:id="3" w:author="Trevor Parsh" w:date="2019-12-21T07:08:00Z">
        <w:r w:rsidDel="00233BDC">
          <w:delText xml:space="preserve">We </w:delText>
        </w:r>
      </w:del>
      <w:ins w:id="4" w:author="Trevor Parsh" w:date="2019-12-21T07:08:00Z">
        <w:r w:rsidR="00233BDC">
          <w:t xml:space="preserve">by </w:t>
        </w:r>
      </w:ins>
      <w:del w:id="5" w:author="Trevor Parsh" w:date="2019-12-21T07:08:00Z">
        <w:r w:rsidR="00F22C56" w:rsidDel="00233BDC">
          <w:delText xml:space="preserve">removed </w:delText>
        </w:r>
      </w:del>
      <w:ins w:id="6" w:author="Trevor Parsh" w:date="2019-12-21T07:08:00Z">
        <w:r w:rsidR="00233BDC">
          <w:t xml:space="preserve">removing </w:t>
        </w:r>
      </w:ins>
      <w:r>
        <w:t xml:space="preserve">IC1 </w:t>
      </w:r>
      <w:r w:rsidR="00F22C56">
        <w:t xml:space="preserve">and </w:t>
      </w:r>
      <w:del w:id="7" w:author="Trevor Parsh" w:date="2019-12-21T07:08:00Z">
        <w:r w:rsidR="00F22C56" w:rsidDel="00233BDC">
          <w:delText>jumpered</w:delText>
        </w:r>
        <w:r w:rsidDel="00233BDC">
          <w:delText xml:space="preserve"> </w:delText>
        </w:r>
      </w:del>
      <w:proofErr w:type="spellStart"/>
      <w:ins w:id="8" w:author="Trevor Parsh" w:date="2019-12-21T07:08:00Z">
        <w:r w:rsidR="00233BDC">
          <w:t>jumpering</w:t>
        </w:r>
        <w:proofErr w:type="spellEnd"/>
        <w:r w:rsidR="00233BDC">
          <w:t xml:space="preserve"> </w:t>
        </w:r>
      </w:ins>
      <w:r>
        <w:t>across the devic</w:t>
      </w:r>
      <w:r w:rsidR="00F22C56">
        <w:t>e. This ensures</w:t>
      </w:r>
      <w:r>
        <w:t xml:space="preserve"> that the only </w:t>
      </w:r>
      <w:del w:id="9" w:author="Trevor Parsh" w:date="2019-12-21T07:07:00Z">
        <w:r w:rsidDel="00233BDC">
          <w:delText>components in the voltage divider are the two resistors.</w:delText>
        </w:r>
      </w:del>
      <w:ins w:id="10" w:author="Trevor Parsh" w:date="2019-12-21T07:07:00Z">
        <w:r w:rsidR="00233BDC">
          <w:t xml:space="preserve">difference between the </w:t>
        </w:r>
        <w:r w:rsidR="00233BDC">
          <w:lastRenderedPageBreak/>
          <w:t>voltage supplied to the DAC</w:t>
        </w:r>
      </w:ins>
      <w:ins w:id="11" w:author="Trevor Parsh" w:date="2019-12-21T07:08:00Z">
        <w:r w:rsidR="00233BDC">
          <w:t>’</w:t>
        </w:r>
      </w:ins>
      <w:ins w:id="12" w:author="Trevor Parsh" w:date="2019-12-21T07:07:00Z">
        <w:r w:rsidR="00233BDC">
          <w:t xml:space="preserve">s </w:t>
        </w:r>
      </w:ins>
      <w:proofErr w:type="spellStart"/>
      <w:ins w:id="13" w:author="Trevor Parsh" w:date="2019-12-21T07:08:00Z">
        <w:r w:rsidR="00233BDC">
          <w:t>V</w:t>
        </w:r>
      </w:ins>
      <w:ins w:id="14" w:author="Trevor Parsh" w:date="2019-12-21T07:09:00Z">
        <w:r w:rsidR="00233BDC">
          <w:t>ref</w:t>
        </w:r>
        <w:proofErr w:type="spellEnd"/>
        <w:r w:rsidR="00233BDC">
          <w:t>/</w:t>
        </w:r>
      </w:ins>
      <w:proofErr w:type="spellStart"/>
      <w:ins w:id="15" w:author="Trevor Parsh" w:date="2019-12-21T07:08:00Z">
        <w:r w:rsidR="00233BDC">
          <w:t>V</w:t>
        </w:r>
      </w:ins>
      <w:ins w:id="16" w:author="Trevor Parsh" w:date="2019-12-21T07:09:00Z">
        <w:r w:rsidR="00233BDC">
          <w:t>cc</w:t>
        </w:r>
      </w:ins>
      <w:proofErr w:type="spellEnd"/>
      <w:ins w:id="17" w:author="Trevor Parsh" w:date="2019-12-21T07:08:00Z">
        <w:r w:rsidR="00233BDC">
          <w:t xml:space="preserve"> </w:t>
        </w:r>
      </w:ins>
      <w:ins w:id="18" w:author="Trevor Parsh" w:date="2019-12-21T07:07:00Z">
        <w:r w:rsidR="00233BDC">
          <w:t xml:space="preserve">and the voltage supplied to the </w:t>
        </w:r>
      </w:ins>
      <w:ins w:id="19" w:author="Trevor Parsh" w:date="2019-12-21T07:10:00Z">
        <w:r w:rsidR="00233BDC">
          <w:t>voltage divider that supplies voltage to pin 3 is PCB trace leng</w:t>
        </w:r>
      </w:ins>
      <w:ins w:id="20" w:author="Trevor Parsh" w:date="2019-12-21T07:11:00Z">
        <w:r w:rsidR="00233BDC">
          <w:t>th</w:t>
        </w:r>
      </w:ins>
      <w:ins w:id="21" w:author="Trevor Parsh" w:date="2019-12-21T07:10:00Z">
        <w:r w:rsidR="00233BDC">
          <w:t>.</w:t>
        </w:r>
      </w:ins>
    </w:p>
    <w:p w14:paraId="4AD24BD4" w14:textId="77777777" w:rsidR="00F22C56" w:rsidRDefault="001D7167" w:rsidP="009C4234">
      <w:r>
        <w:t xml:space="preserve">On the bench, the 12 Volt supplied voltage was varied from 11.6 to 12.4 and the voltage measured at the voltage divider (Pin 3) was 50% +/- </w:t>
      </w:r>
      <w:del w:id="22" w:author="Trevor Parsh" w:date="2019-12-21T07:11:00Z">
        <w:r w:rsidDel="00233BDC">
          <w:delText xml:space="preserve">&lt; </w:delText>
        </w:r>
      </w:del>
      <w:r>
        <w:t>5 milli-volts.</w:t>
      </w:r>
    </w:p>
    <w:p w14:paraId="00B3ED4B" w14:textId="2688A566" w:rsidR="00F22C56" w:rsidRDefault="00F22C56" w:rsidP="00F22C56">
      <w:r>
        <w:t>We then connected the Head Array to the LiNX Input Module</w:t>
      </w:r>
      <w:ins w:id="23" w:author="Trevor Parsh" w:date="2019-12-21T07:12:00Z">
        <w:r w:rsidR="00233BDC">
          <w:t xml:space="preserve"> via the</w:t>
        </w:r>
      </w:ins>
      <w:del w:id="24" w:author="Trevor Parsh" w:date="2019-12-21T07:12:00Z">
        <w:r w:rsidDel="00233BDC">
          <w:delText>.</w:delText>
        </w:r>
      </w:del>
      <w:r>
        <w:t xml:space="preserve"> 9-Pin </w:t>
      </w:r>
      <w:proofErr w:type="spellStart"/>
      <w:r>
        <w:t>DSub</w:t>
      </w:r>
      <w:proofErr w:type="spellEnd"/>
      <w:r>
        <w:t xml:space="preserve"> connector. The LiNX</w:t>
      </w:r>
      <w:bookmarkStart w:id="25" w:name="_GoBack"/>
      <w:bookmarkEnd w:id="25"/>
      <w:r>
        <w:t xml:space="preserve"> system</w:t>
      </w:r>
      <w:del w:id="26" w:author="Trevor Parsh" w:date="2019-12-21T07:13:00Z">
        <w:r w:rsidDel="00233BDC">
          <w:delText xml:space="preserve"> is</w:delText>
        </w:r>
      </w:del>
      <w:r>
        <w:t xml:space="preserve"> programmed with multiple drive functions using the Input Module as the driver control. The Input Module </w:t>
      </w:r>
      <w:del w:id="27" w:author="Trevor Parsh" w:date="2019-12-21T07:13:00Z">
        <w:r w:rsidDel="00233BDC">
          <w:delText xml:space="preserve">is </w:delText>
        </w:r>
      </w:del>
      <w:r>
        <w:t xml:space="preserve">programmed to use the 9-Pin connector as a Proportional Joystick. </w:t>
      </w:r>
      <w:del w:id="28" w:author="Trevor Parsh" w:date="2019-12-21T07:13:00Z">
        <w:r w:rsidDel="00233BDC">
          <w:delText>We increased the</w:delText>
        </w:r>
      </w:del>
      <w:ins w:id="29" w:author="Trevor Parsh" w:date="2019-12-21T07:13:00Z">
        <w:r w:rsidR="00233BDC">
          <w:t>The</w:t>
        </w:r>
      </w:ins>
      <w:r>
        <w:t xml:space="preserve"> Neutral Window </w:t>
      </w:r>
      <w:ins w:id="30" w:author="Trevor Parsh" w:date="2019-12-21T07:13:00Z">
        <w:r w:rsidR="00233BDC">
          <w:t xml:space="preserve">set </w:t>
        </w:r>
      </w:ins>
      <w:r>
        <w:t>to 25%.</w:t>
      </w:r>
    </w:p>
    <w:p w14:paraId="11A31198" w14:textId="6BC37CB7" w:rsidR="00F22C56" w:rsidRDefault="00F22C56" w:rsidP="00F22C56">
      <w:r>
        <w:t xml:space="preserve">Per the LiNX Input Module specification, Pin 3 is used as reference and Pins 1 and 2 provide proportional signals. The reference voltage must be 6 volts +/- 1 Volt and </w:t>
      </w:r>
      <w:del w:id="31" w:author="Trevor Parsh" w:date="2019-12-21T07:14:00Z">
        <w:r w:rsidDel="00233BDC">
          <w:delText xml:space="preserve">the </w:delText>
        </w:r>
      </w:del>
      <w:r>
        <w:t xml:space="preserve">Pins 1 and 2 </w:t>
      </w:r>
      <w:ins w:id="32" w:author="Trevor Parsh" w:date="2019-12-21T07:14:00Z">
        <w:r w:rsidR="00233BDC">
          <w:t xml:space="preserve">neutral Voltage </w:t>
        </w:r>
      </w:ins>
      <w:r>
        <w:t xml:space="preserve">must </w:t>
      </w:r>
      <w:del w:id="33" w:author="Trevor Parsh" w:date="2019-12-21T07:14:00Z">
        <w:r w:rsidDel="00233BDC">
          <w:delText xml:space="preserve">be </w:delText>
        </w:r>
      </w:del>
      <w:ins w:id="34" w:author="Trevor Parsh" w:date="2019-12-21T07:14:00Z">
        <w:r w:rsidR="00233BDC">
          <w:t xml:space="preserve">have the same value as </w:t>
        </w:r>
      </w:ins>
      <w:r>
        <w:t>Pin 3</w:t>
      </w:r>
      <w:ins w:id="35" w:author="Trevor Parsh" w:date="2019-12-21T07:14:00Z">
        <w:r w:rsidR="00233BDC">
          <w:t>’s</w:t>
        </w:r>
      </w:ins>
      <w:r>
        <w:t xml:space="preserve"> Reference Voltage as neutral</w:t>
      </w:r>
      <w:ins w:id="36" w:author="Trevor Parsh" w:date="2019-12-21T07:14:00Z">
        <w:r w:rsidR="00233BDC">
          <w:t>.</w:t>
        </w:r>
      </w:ins>
      <w:del w:id="37" w:author="Trevor Parsh" w:date="2019-12-21T07:14:00Z">
        <w:r w:rsidDel="00233BDC">
          <w:delText xml:space="preserve"> and </w:delText>
        </w:r>
      </w:del>
      <w:ins w:id="38" w:author="Trevor Parsh" w:date="2019-12-21T07:22:00Z">
        <w:r w:rsidR="00DC7EFD">
          <w:t xml:space="preserve"> </w:t>
        </w:r>
      </w:ins>
      <w:ins w:id="39" w:author="Trevor Parsh" w:date="2019-12-21T07:14:00Z">
        <w:r w:rsidR="00233BDC">
          <w:t xml:space="preserve">Then, </w:t>
        </w:r>
      </w:ins>
      <w:del w:id="40" w:author="Trevor Parsh" w:date="2019-12-21T07:14:00Z">
        <w:r w:rsidDel="00233BDC">
          <w:delText xml:space="preserve">then </w:delText>
        </w:r>
      </w:del>
      <w:r>
        <w:t xml:space="preserve">+/- 1.2 volts </w:t>
      </w:r>
      <w:r w:rsidR="001A31C6">
        <w:t>to command</w:t>
      </w:r>
      <w:r>
        <w:t xml:space="preserve"> full joystick demand</w:t>
      </w:r>
      <w:ins w:id="41" w:author="Trevor Parsh" w:date="2019-12-21T07:14:00Z">
        <w:r w:rsidR="00233BDC">
          <w:t xml:space="preserve"> on Pins 1 and 2 when </w:t>
        </w:r>
      </w:ins>
      <w:ins w:id="42" w:author="Trevor Parsh" w:date="2019-12-21T07:15:00Z">
        <w:r w:rsidR="00233BDC">
          <w:t>out of neutral</w:t>
        </w:r>
      </w:ins>
      <w:r>
        <w:t>.</w:t>
      </w:r>
    </w:p>
    <w:p w14:paraId="37E6A24D" w14:textId="18CF12EA" w:rsidR="001D7167" w:rsidRDefault="001A31C6" w:rsidP="009C4234">
      <w:r>
        <w:t>With the Head Array plugged into the LiNX system,</w:t>
      </w:r>
      <w:r w:rsidR="00F22C56">
        <w:t xml:space="preserve"> </w:t>
      </w:r>
      <w:r>
        <w:t>t</w:t>
      </w:r>
      <w:r w:rsidR="00F22C56">
        <w:t>he Input Module supplied 12.31 volts</w:t>
      </w:r>
      <w:r>
        <w:t xml:space="preserve"> and</w:t>
      </w:r>
      <w:r w:rsidR="00F22C56">
        <w:t xml:space="preserve"> Pin 3 was measured at 6.02 Volts. On the bench, we set the power supply to 12.31 (same as Input Module) and Pin</w:t>
      </w:r>
      <w:r>
        <w:t xml:space="preserve"> </w:t>
      </w:r>
      <w:r w:rsidR="00F22C56">
        <w:t xml:space="preserve">3 was measured at 6.15 </w:t>
      </w:r>
      <w:ins w:id="43" w:author="Trevor Parsh" w:date="2019-12-21T07:15:00Z">
        <w:r w:rsidR="00233BDC">
          <w:t>V</w:t>
        </w:r>
      </w:ins>
      <w:del w:id="44" w:author="Trevor Parsh" w:date="2019-12-21T07:15:00Z">
        <w:r w:rsidR="00F22C56" w:rsidDel="00233BDC">
          <w:delText>v</w:delText>
        </w:r>
      </w:del>
      <w:r w:rsidR="00F22C56">
        <w:t>olts. The difference of the loaded-down reference voltage at Pin 3 is 113 milli-volts.</w:t>
      </w:r>
      <w:r>
        <w:t xml:space="preserve"> Because the DAC’s are using the 12.31 voltage as </w:t>
      </w:r>
      <w:proofErr w:type="spellStart"/>
      <w:r>
        <w:t>Vref</w:t>
      </w:r>
      <w:proofErr w:type="spellEnd"/>
      <w:r>
        <w:t>, this situation immediately introduces a 10.6% “away from neutral” signal as viewed by the Input Module.</w:t>
      </w:r>
    </w:p>
    <w:p w14:paraId="25ED3E27" w14:textId="01CB50F2" w:rsidR="001A31C6" w:rsidRDefault="001A31C6" w:rsidP="009C4234">
      <w:pPr>
        <w:rPr>
          <w:ins w:id="45" w:author="Trevor Parsh" w:date="2019-12-21T07:24:00Z"/>
        </w:rPr>
      </w:pPr>
      <w:del w:id="46" w:author="Trevor Parsh" w:date="2019-12-21T07:55:00Z">
        <w:r w:rsidRPr="004E65CC" w:rsidDel="00D17C5D">
          <w:rPr>
            <w:b/>
            <w:bCs/>
            <w:rPrChange w:id="47" w:author="Trevor Parsh" w:date="2019-12-21T07:16:00Z">
              <w:rPr/>
            </w:rPrChange>
          </w:rPr>
          <w:delText>ASSUMPTIONS</w:delText>
        </w:r>
      </w:del>
      <w:ins w:id="48" w:author="Trevor Parsh" w:date="2019-12-21T07:55:00Z">
        <w:r w:rsidR="00D17C5D">
          <w:rPr>
            <w:b/>
            <w:bCs/>
          </w:rPr>
          <w:t>Possible Fix 1</w:t>
        </w:r>
      </w:ins>
      <w:proofErr w:type="gramStart"/>
      <w:r w:rsidRPr="004E65CC">
        <w:rPr>
          <w:b/>
          <w:bCs/>
          <w:rPrChange w:id="49" w:author="Trevor Parsh" w:date="2019-12-21T07:16:00Z">
            <w:rPr/>
          </w:rPrChange>
        </w:rPr>
        <w:t>:</w:t>
      </w:r>
      <w:proofErr w:type="gramEnd"/>
      <w:ins w:id="50" w:author="Trevor Parsh" w:date="2019-12-21T07:16:00Z">
        <w:r w:rsidR="004E65CC">
          <w:br/>
        </w:r>
      </w:ins>
      <w:del w:id="51" w:author="Trevor Parsh" w:date="2019-12-21T07:16:00Z">
        <w:r w:rsidDel="004E65CC">
          <w:delText xml:space="preserve"> </w:delText>
        </w:r>
      </w:del>
      <w:r>
        <w:t>If we assume that the Input Module will always load Pin 3 at a nominal 110 milli-volts, we can reduce the DAC’s neutral command to match Pin 3. We did this and connected the Head Array to the LiNX system once again. With power applied and with no pads activated, we measured the voltage between Pins 1 and 3 and then Pins 2 and 3. The voltage was &lt; 3 milli-volts and should not cause any drive demand. This means that this Head Array is “calibrated” to the loaded-down Pin 3 Reference Voltage.</w:t>
      </w:r>
    </w:p>
    <w:p w14:paraId="07175758" w14:textId="58EFB27C" w:rsidR="00BF37D6" w:rsidRPr="00D17C5D" w:rsidRDefault="00BF37D6" w:rsidP="009C4234">
      <w:pPr>
        <w:rPr>
          <w:ins w:id="52" w:author="Trevor Parsh" w:date="2019-12-21T07:24:00Z"/>
          <w:b/>
          <w:bCs/>
          <w:rPrChange w:id="53" w:author="Trevor Parsh" w:date="2019-12-21T07:55:00Z">
            <w:rPr>
              <w:ins w:id="54" w:author="Trevor Parsh" w:date="2019-12-21T07:24:00Z"/>
            </w:rPr>
          </w:rPrChange>
        </w:rPr>
      </w:pPr>
      <w:ins w:id="55" w:author="Trevor Parsh" w:date="2019-12-21T07:24:00Z">
        <w:r w:rsidRPr="00D17C5D">
          <w:rPr>
            <w:b/>
            <w:bCs/>
            <w:rPrChange w:id="56" w:author="Trevor Parsh" w:date="2019-12-21T07:55:00Z">
              <w:rPr/>
            </w:rPrChange>
          </w:rPr>
          <w:t>Possible Fix</w:t>
        </w:r>
      </w:ins>
      <w:ins w:id="57" w:author="Trevor Parsh" w:date="2019-12-21T07:55:00Z">
        <w:r w:rsidR="00D17C5D">
          <w:rPr>
            <w:b/>
            <w:bCs/>
          </w:rPr>
          <w:t xml:space="preserve"> 2</w:t>
        </w:r>
      </w:ins>
      <w:ins w:id="58" w:author="Trevor Parsh" w:date="2019-12-21T07:24:00Z">
        <w:r w:rsidRPr="00D17C5D">
          <w:rPr>
            <w:b/>
            <w:bCs/>
            <w:rPrChange w:id="59" w:author="Trevor Parsh" w:date="2019-12-21T07:55:00Z">
              <w:rPr/>
            </w:rPrChange>
          </w:rPr>
          <w:t>:</w:t>
        </w:r>
      </w:ins>
    </w:p>
    <w:p w14:paraId="05D140A1" w14:textId="2B8D047C" w:rsidR="00BF37D6" w:rsidRDefault="00BF37D6" w:rsidP="009C4234">
      <w:ins w:id="60" w:author="Trevor Parsh" w:date="2019-12-21T07:24:00Z">
        <w:r>
          <w:t xml:space="preserve">Use much </w:t>
        </w:r>
      </w:ins>
      <w:ins w:id="61" w:author="Trevor Parsh" w:date="2019-12-21T07:25:00Z">
        <w:r>
          <w:t xml:space="preserve">smaller resistance values for the voltage divider network, </w:t>
        </w:r>
      </w:ins>
      <w:ins w:id="62" w:author="Trevor Parsh" w:date="2019-12-21T07:56:00Z">
        <w:r w:rsidR="00D17C5D">
          <w:t xml:space="preserve">or </w:t>
        </w:r>
      </w:ins>
      <w:ins w:id="63" w:author="Trevor Parsh" w:date="2019-12-21T07:26:00Z">
        <w:r>
          <w:t>put a voltage buffer between the voltage diver network and Pin 3, or use a tightly regulat</w:t>
        </w:r>
      </w:ins>
      <w:ins w:id="64" w:author="Trevor Parsh" w:date="2019-12-21T07:27:00Z">
        <w:r>
          <w:t>ed step</w:t>
        </w:r>
      </w:ins>
      <w:ins w:id="65" w:author="Trevor Parsh" w:date="2019-12-21T07:28:00Z">
        <w:r>
          <w:t>-</w:t>
        </w:r>
      </w:ins>
      <w:ins w:id="66" w:author="Trevor Parsh" w:date="2019-12-21T07:27:00Z">
        <w:r>
          <w:t>down voltage regulator</w:t>
        </w:r>
      </w:ins>
      <w:ins w:id="67" w:author="Trevor Parsh" w:date="2019-12-21T07:28:00Z">
        <w:r>
          <w:t xml:space="preserve"> in place of the </w:t>
        </w:r>
      </w:ins>
      <w:ins w:id="68" w:author="Trevor Parsh" w:date="2019-12-21T07:29:00Z">
        <w:r>
          <w:t>voltage divider network and also have a regulator for the DAC that holds a constant voltage</w:t>
        </w:r>
      </w:ins>
      <w:ins w:id="69" w:author="Trevor Parsh" w:date="2019-12-21T07:28:00Z">
        <w:r>
          <w:t>.</w:t>
        </w:r>
      </w:ins>
      <w:ins w:id="70" w:author="Trevor Parsh" w:date="2019-12-21T07:29:00Z">
        <w:r>
          <w:t xml:space="preserve"> We suggest using a voltage buffer</w:t>
        </w:r>
      </w:ins>
      <w:ins w:id="71" w:author="Trevor Parsh" w:date="2019-12-21T07:56:00Z">
        <w:r w:rsidR="00D17C5D">
          <w:t>.</w:t>
        </w:r>
      </w:ins>
    </w:p>
    <w:p w14:paraId="1976159E" w14:textId="77777777" w:rsidR="001A31C6" w:rsidRDefault="00C66BBA" w:rsidP="001A31C6">
      <w:pPr>
        <w:pStyle w:val="Heading2"/>
      </w:pPr>
      <w:r>
        <w:t xml:space="preserve">Issue 2. 5.13% </w:t>
      </w:r>
      <w:r w:rsidR="009141AA">
        <w:t>opposite channel demand</w:t>
      </w:r>
    </w:p>
    <w:p w14:paraId="622811C2" w14:textId="77777777" w:rsidR="009141AA" w:rsidRDefault="001A31C6" w:rsidP="001A31C6">
      <w:r>
        <w:t xml:space="preserve">With the Head Array connected to the LiNX system and driving as expected, there is a signal introduced to the “not used” channel. </w:t>
      </w:r>
      <w:r w:rsidR="009141AA">
        <w:t>This is identified using LiNX Diagnostics.</w:t>
      </w:r>
    </w:p>
    <w:p w14:paraId="363E24A1" w14:textId="77777777" w:rsidR="001A31C6" w:rsidRDefault="009141AA" w:rsidP="001A31C6">
      <w:r>
        <w:t>When we activate the Center Pad, there is a 5.13% signal introduced on the Turn Demand. If we change the drive function for the Center Pad to drive in reverse and activate the Center Pad, the turn demand shows 5.13%. Whenever the Center Pad is active, the Turn Demand is 5.13%. The value doesn’t go negative and it does not change even the Center Pad changes proportionally. If the Speed Demand is minimal, i.e. 10%, the Turn Demand is 5.13%. If the Speed Demand is 100%, the Turn Demand is 5.13%</w:t>
      </w:r>
      <w:r w:rsidR="00F303B6">
        <w:t xml:space="preserve">. The </w:t>
      </w:r>
      <w:del w:id="72" w:author="Trevor Parsh" w:date="2019-12-21T07:17:00Z">
        <w:r w:rsidR="00F303B6" w:rsidDel="004E65CC">
          <w:delText>“</w:delText>
        </w:r>
      </w:del>
      <w:r w:rsidR="00F303B6">
        <w:t xml:space="preserve">5.13% is very consistent. </w:t>
      </w:r>
    </w:p>
    <w:p w14:paraId="09101693" w14:textId="5D7B6B12" w:rsidR="009141AA" w:rsidRDefault="009141AA" w:rsidP="001A31C6">
      <w:r>
        <w:t>When we activ</w:t>
      </w:r>
      <w:ins w:id="73" w:author="Trevor Parsh" w:date="2019-12-21T07:17:00Z">
        <w:r w:rsidR="004E65CC">
          <w:t>ate</w:t>
        </w:r>
      </w:ins>
      <w:del w:id="74" w:author="Trevor Parsh" w:date="2019-12-21T07:17:00Z">
        <w:r w:rsidDel="004E65CC">
          <w:delText>e</w:delText>
        </w:r>
      </w:del>
      <w:r>
        <w:t xml:space="preserve"> the Right Pad, there is a -5.13% signal introduced into Speed demand. When we activate the Left Pad, there is a -5.13% signal introduced into the Speed Demand. It doesn’t change to </w:t>
      </w:r>
      <w:r>
        <w:lastRenderedPageBreak/>
        <w:t>positive and it is always -5.13% and doesn’t change even though the Turn Demand changes proportionally.</w:t>
      </w:r>
    </w:p>
    <w:p w14:paraId="493EAFF6" w14:textId="1B408DF1" w:rsidR="009141AA" w:rsidRDefault="009141AA" w:rsidP="001A31C6">
      <w:r>
        <w:t xml:space="preserve">To confirm signals going to the Input Module in this situation, the voltage was measured from Pin 3 (reference) to the opposite channel pin, i.e. Turn or Speed. The voltages were &lt; </w:t>
      </w:r>
      <w:ins w:id="75" w:author="Trevor Parsh" w:date="2019-12-21T07:18:00Z">
        <w:r w:rsidR="004E65CC">
          <w:t>3</w:t>
        </w:r>
      </w:ins>
      <w:del w:id="76" w:author="Trevor Parsh" w:date="2019-12-21T07:18:00Z">
        <w:r w:rsidDel="004E65CC">
          <w:delText>1</w:delText>
        </w:r>
      </w:del>
      <w:r>
        <w:t xml:space="preserve"> milli-volt</w:t>
      </w:r>
      <w:ins w:id="77" w:author="Trevor Parsh" w:date="2019-12-21T07:18:00Z">
        <w:r w:rsidR="004E65CC">
          <w:t>s</w:t>
        </w:r>
      </w:ins>
      <w:r>
        <w:t>.</w:t>
      </w:r>
    </w:p>
    <w:p w14:paraId="7E43A16F" w14:textId="07947613" w:rsidR="004E65CC" w:rsidRDefault="009141AA" w:rsidP="009C4234">
      <w:pPr>
        <w:rPr>
          <w:ins w:id="78" w:author="Trevor Parsh" w:date="2019-12-21T07:18:00Z"/>
        </w:rPr>
      </w:pPr>
      <w:r>
        <w:t>Conclusion: The 5.13% opposite channel demand is NOT being initiated by the ASL110 Head Array.</w:t>
      </w:r>
    </w:p>
    <w:p w14:paraId="6582691A" w14:textId="49241DDD" w:rsidR="004E65CC" w:rsidRPr="009C4234" w:rsidRDefault="004E65CC" w:rsidP="009C4234">
      <w:ins w:id="79" w:author="Trevor Parsh" w:date="2019-12-21T07:18:00Z">
        <w:r w:rsidRPr="004E65CC">
          <w:rPr>
            <w:b/>
            <w:bCs/>
            <w:rPrChange w:id="80" w:author="Trevor Parsh" w:date="2019-12-21T07:21:00Z">
              <w:rPr/>
            </w:rPrChange>
          </w:rPr>
          <w:t xml:space="preserve">Possible </w:t>
        </w:r>
      </w:ins>
      <w:ins w:id="81" w:author="Trevor Parsh" w:date="2019-12-21T07:21:00Z">
        <w:r w:rsidRPr="004E65CC">
          <w:rPr>
            <w:b/>
            <w:bCs/>
            <w:rPrChange w:id="82" w:author="Trevor Parsh" w:date="2019-12-21T07:21:00Z">
              <w:rPr/>
            </w:rPrChange>
          </w:rPr>
          <w:t>Firmware Patch to Fix Hardware</w:t>
        </w:r>
      </w:ins>
      <w:proofErr w:type="gramStart"/>
      <w:ins w:id="83" w:author="Trevor Parsh" w:date="2019-12-21T07:18:00Z">
        <w:r w:rsidRPr="004E65CC">
          <w:rPr>
            <w:b/>
            <w:bCs/>
            <w:rPrChange w:id="84" w:author="Trevor Parsh" w:date="2019-12-21T07:21:00Z">
              <w:rPr/>
            </w:rPrChange>
          </w:rPr>
          <w:t>:</w:t>
        </w:r>
        <w:proofErr w:type="gramEnd"/>
        <w:r>
          <w:br/>
        </w:r>
      </w:ins>
      <w:ins w:id="85" w:author="Trevor Parsh" w:date="2019-12-21T07:19:00Z">
        <w:r>
          <w:t>We were able to get the veering to go away, but since we do not understand what the IN500 module is doing/</w:t>
        </w:r>
      </w:ins>
      <w:ins w:id="86" w:author="Trevor Parsh" w:date="2019-12-21T07:21:00Z">
        <w:r>
          <w:t>requires</w:t>
        </w:r>
      </w:ins>
      <w:ins w:id="87" w:author="Trevor Parsh" w:date="2019-12-21T07:19:00Z">
        <w:r>
          <w:t>, we do not know if the change will work for every unit.  What we did was set the ne</w:t>
        </w:r>
      </w:ins>
      <w:ins w:id="88" w:author="Trevor Parsh" w:date="2019-12-21T07:20:00Z">
        <w:r>
          <w:t xml:space="preserve">utral voltage on both Pins 1 and 2 to be 80 mV less than the voltage measured at Pin3 of the 9-pin </w:t>
        </w:r>
        <w:proofErr w:type="spellStart"/>
        <w:r>
          <w:t>DSub</w:t>
        </w:r>
        <w:proofErr w:type="spellEnd"/>
        <w:r>
          <w:t xml:space="preserve"> connector. 60 mV under </w:t>
        </w:r>
      </w:ins>
      <w:ins w:id="89" w:author="Trevor Parsh" w:date="2019-12-21T07:22:00Z">
        <w:r w:rsidRPr="004E65CC">
          <w:rPr>
            <w:b/>
            <w:bCs/>
            <w:rPrChange w:id="90" w:author="Trevor Parsh" w:date="2019-12-21T07:22:00Z">
              <w:rPr/>
            </w:rPrChange>
          </w:rPr>
          <w:t>almost</w:t>
        </w:r>
      </w:ins>
      <w:ins w:id="91" w:author="Trevor Parsh" w:date="2019-12-21T07:21:00Z">
        <w:r>
          <w:t xml:space="preserve"> gets rid of the veering. 80 mV under gets rid of it entirely.</w:t>
        </w:r>
      </w:ins>
    </w:p>
    <w:sectPr w:rsidR="004E65CC" w:rsidRPr="009C4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84B4049"/>
    <w:multiLevelType w:val="hybridMultilevel"/>
    <w:tmpl w:val="AAF27A40"/>
    <w:lvl w:ilvl="0" w:tplc="D5E422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revor Parsh">
    <w15:presenceInfo w15:providerId="Windows Live" w15:userId="fbd042a777e1e5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234"/>
    <w:rsid w:val="00023C2C"/>
    <w:rsid w:val="000C3835"/>
    <w:rsid w:val="001A31C6"/>
    <w:rsid w:val="001B58BF"/>
    <w:rsid w:val="001D7167"/>
    <w:rsid w:val="001E2FB1"/>
    <w:rsid w:val="001F4757"/>
    <w:rsid w:val="00233BDC"/>
    <w:rsid w:val="002A4CEE"/>
    <w:rsid w:val="004B3718"/>
    <w:rsid w:val="004E65CC"/>
    <w:rsid w:val="00581F0E"/>
    <w:rsid w:val="007804F4"/>
    <w:rsid w:val="009141AA"/>
    <w:rsid w:val="009C4234"/>
    <w:rsid w:val="00B9195C"/>
    <w:rsid w:val="00BE2EEF"/>
    <w:rsid w:val="00BF37D6"/>
    <w:rsid w:val="00C66BBA"/>
    <w:rsid w:val="00D17C5D"/>
    <w:rsid w:val="00DC7EFD"/>
    <w:rsid w:val="00F22C56"/>
    <w:rsid w:val="00F30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57DE"/>
  <w15:chartTrackingRefBased/>
  <w15:docId w15:val="{BE4280AA-1CEE-47DF-A000-C64C8447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C42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A31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42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23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C423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7804F4"/>
    <w:pPr>
      <w:ind w:left="720"/>
      <w:contextualSpacing/>
    </w:pPr>
  </w:style>
  <w:style w:type="character" w:customStyle="1" w:styleId="Heading2Char">
    <w:name w:val="Heading 2 Char"/>
    <w:basedOn w:val="DefaultParagraphFont"/>
    <w:link w:val="Heading2"/>
    <w:uiPriority w:val="9"/>
    <w:rsid w:val="001A31C6"/>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1E2F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2FB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Chopcinski</dc:creator>
  <cp:keywords/>
  <dc:description/>
  <cp:lastModifiedBy>Gary Chopcinski</cp:lastModifiedBy>
  <cp:revision>3</cp:revision>
  <cp:lastPrinted>2019-12-21T03:51:00Z</cp:lastPrinted>
  <dcterms:created xsi:type="dcterms:W3CDTF">2019-12-21T13:35:00Z</dcterms:created>
  <dcterms:modified xsi:type="dcterms:W3CDTF">2019-12-21T13:43:00Z</dcterms:modified>
</cp:coreProperties>
</file>